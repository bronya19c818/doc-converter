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DOCX → Markdown 转换压力测试文档</w:t>
      </w:r>
    </w:p>
    <w:p>
      <w:pPr>
        <w:jc w:val="center"/>
      </w:pPr>
      <w:r>
        <w:rPr>
          <w:rFonts w:ascii="楷体" w:hAnsi="楷体" w:eastAsia="楷体"/>
          <w:sz w:val="28"/>
        </w:rPr>
        <w:t>V1 · 结构兼容性 / 边界场景 / 可定位验收</w:t>
      </w:r>
    </w:p>
    <w:p/>
    <w:p>
      <w:pPr>
        <w:jc w:val="center"/>
      </w:pPr>
      <w:r>
        <w:rPr>
          <w:rFonts w:ascii="宋体" w:hAnsi="宋体" w:eastAsia="宋体"/>
          <w:sz w:val="22"/>
        </w:rPr>
        <w:t>用途：验证 Pandoc 或其他 DOCX Reader 转换为 Markdown 时的结构保真度。</w:t>
      </w:r>
    </w:p>
    <w:p>
      <w:pPr>
        <w:jc w:val="center"/>
      </w:pPr>
      <w:r>
        <w:rPr>
          <w:rFonts w:ascii="宋体" w:hAnsi="宋体" w:eastAsia="宋体"/>
          <w:sz w:val="22"/>
        </w:rPr>
        <w:t>原则：每个测试点均带唯一 CASE 编号，便于在 Markdown 输出中定位。</w:t>
      </w:r>
    </w:p>
    <w:p>
      <w:r>
        <w:br w:type="page"/>
      </w:r>
    </w:p>
    <w:p>
      <w:pPr>
        <w:pStyle w:val="Heading1"/>
      </w:pPr>
      <w:r>
        <w:t>CASE-TOC-001 目录域</w:t>
      </w:r>
    </w:p>
    <w:p>
      <w:r>
        <w:fldChar w:fldCharType="begin"/>
        <w:instrText xml:space="preserve"> TOC \o "1-3" \h \z \u </w:instrText>
        <w:fldChar w:fldCharType="separate"/>
        <w:t>（目录域：打开 Word 后可更新）</w:t>
        <w:fldChar w:fldCharType="end"/>
      </w:r>
    </w:p>
    <w:p>
      <w:r>
        <w:t>预期：Markdown 转换器可能忽略 Word 域本身，但不应导致后续正文丢失或乱序。</w:t>
      </w:r>
    </w:p>
    <w:p>
      <w:pPr>
        <w:pStyle w:val="Heading1"/>
      </w:pPr>
      <w:r>
        <w:t>CASE-H-001 标题层级与正文结构</w:t>
      </w:r>
    </w:p>
    <w:p>
      <w:r>
        <w:t>本章验证 Word 内置 Heading 1–6 与普通正文在 Markdown 中是否映射为正确层级。</w:t>
      </w:r>
    </w:p>
    <w:p>
      <w:pPr>
        <w:pStyle w:val="Heading2"/>
      </w:pPr>
      <w:r>
        <w:t>CASE-H2-002 Heading 2 中文标题</w:t>
      </w:r>
    </w:p>
    <w:p>
      <w:r>
        <w:t>这是 Heading 2 下的普通正文。唯一锚点：BODY-H2-ANCHOR。</w:t>
      </w:r>
    </w:p>
    <w:p>
      <w:pPr>
        <w:pStyle w:val="Heading3"/>
      </w:pPr>
      <w:r>
        <w:t>CASE-H3-003 Heading 3 中文标题</w:t>
      </w:r>
    </w:p>
    <w:p>
      <w:r>
        <w:t>这是 Heading 3 下的普通正文。唯一锚点：BODY-H3-ANCHOR。</w:t>
      </w:r>
    </w:p>
    <w:p>
      <w:pPr>
        <w:pStyle w:val="Heading4"/>
      </w:pPr>
      <w:r>
        <w:t>CASE-H4-004 Heading 4 中文标题</w:t>
      </w:r>
    </w:p>
    <w:p>
      <w:r>
        <w:t>这是 Heading 4 下的普通正文。唯一锚点：BODY-H4-ANCHOR。</w:t>
      </w:r>
    </w:p>
    <w:p>
      <w:pPr>
        <w:pStyle w:val="Heading5"/>
      </w:pPr>
      <w:r>
        <w:t>CASE-H5-005 Heading 5 中文标题</w:t>
      </w:r>
    </w:p>
    <w:p>
      <w:r>
        <w:t>这是 Heading 5 下的普通正文。唯一锚点：BODY-H5-ANCHOR。</w:t>
      </w:r>
    </w:p>
    <w:p>
      <w:pPr>
        <w:pStyle w:val="Heading6"/>
      </w:pPr>
      <w:r>
        <w:t>CASE-H6-006 Heading 6 中文标题</w:t>
      </w:r>
    </w:p>
    <w:p>
      <w:r>
        <w:t>这是 Heading 6 下的普通正文。唯一锚点：BODY-H6-ANCHOR。</w:t>
      </w:r>
    </w:p>
    <w:p>
      <w:pPr>
        <w:pStyle w:val="Heading1"/>
      </w:pPr>
      <w:r>
        <w:t>CASE-MANUAL-001 非样式化中文编号标题</w:t>
      </w:r>
    </w:p>
    <w:p>
      <w:pPr/>
      <w:r>
        <w:t>一、一级中文编号但使用普通正文样式</w:t>
      </w:r>
      <w:r>
        <w:t xml:space="preserve"> 〔CASE-MANUAL-001〕</w:t>
      </w:r>
    </w:p>
    <w:p>
      <w:pPr/>
      <w:r>
        <w:t>（一）二级中文编号但使用普通正文样式</w:t>
      </w:r>
      <w:r>
        <w:t xml:space="preserve"> 〔CASE-MANUAL-002〕</w:t>
      </w:r>
    </w:p>
    <w:p>
      <w:pPr/>
      <w:r>
        <w:t>1. 数字编号标题但使用普通正文样式</w:t>
      </w:r>
      <w:r>
        <w:t xml:space="preserve"> 〔CASE-MANUAL-003〕</w:t>
      </w:r>
    </w:p>
    <w:p>
      <w:pPr/>
      <w:r>
        <w:t>1.1 小数编号标题但使用普通正文样式</w:t>
      </w:r>
      <w:r>
        <w:t xml:space="preserve"> 〔CASE-MANUAL-004〕</w:t>
      </w:r>
    </w:p>
    <w:p>
      <w:pPr/>
      <w:r>
        <w:t>1.1.1 三级小数编号标题但使用普通正文样式</w:t>
      </w:r>
      <w:r>
        <w:t xml:space="preserve"> 〔CASE-MANUAL-005〕</w:t>
      </w:r>
    </w:p>
    <w:p>
      <w:pPr>
        <w:pStyle w:val="Heading1"/>
      </w:pPr>
      <w:r>
        <w:t>CASE-RUN-001 行内格式组合</w:t>
      </w:r>
    </w:p>
    <w:p>
      <w:r>
        <w:t>普通文本；</w:t>
      </w:r>
      <w:r>
        <w:rPr>
          <w:b/>
        </w:rPr>
        <w:t>粗体</w:t>
      </w:r>
      <w:r>
        <w:t>；</w:t>
      </w:r>
      <w:r>
        <w:rPr>
          <w:i/>
        </w:rPr>
        <w:t>斜体</w:t>
      </w:r>
      <w:r>
        <w:t>；</w:t>
      </w:r>
      <w:r>
        <w:rPr>
          <w:b/>
          <w:i/>
        </w:rPr>
        <w:t>粗斜体</w:t>
      </w:r>
      <w:r>
        <w:t>；</w:t>
      </w:r>
      <w:r>
        <w:rPr>
          <w:u w:val="single"/>
        </w:rPr>
        <w:t>下划线</w:t>
      </w:r>
      <w:r>
        <w:t>；</w:t>
      </w:r>
      <w:r>
        <w:rPr>
          <w:strike/>
        </w:rPr>
        <w:t>删除线</w:t>
      </w:r>
      <w:r>
        <w:t>；H</w:t>
      </w:r>
      <w:r>
        <w:rPr>
          <w:vertAlign w:val="subscript"/>
        </w:rPr>
        <w:t>2</w:t>
      </w:r>
      <w:r>
        <w:t>O；x</w:t>
      </w:r>
      <w:r>
        <w:rPr>
          <w:vertAlign w:val="superscript"/>
        </w:rPr>
        <w:t>2</w:t>
      </w:r>
      <w:r>
        <w:t>；</w:t>
      </w:r>
      <w:r>
        <w:rPr>
          <w:color w:val="FF0000"/>
        </w:rPr>
        <w:t>红色文本</w:t>
      </w:r>
      <w:r>
        <w:t>；</w:t>
      </w:r>
      <w:r>
        <w:rPr>
          <w:rStyle w:val="StressInline"/>
        </w:rPr>
        <w:t>自定义字符样式</w:t>
      </w:r>
      <w:r>
        <w:t>。 CASE-RUN-ANCHOR</w:t>
      </w:r>
    </w:p>
    <w:p>
      <w:r>
        <w:t>CASE-CHAR-001 特殊字符：中文标点，。！？；：“”‘’（）【】《》；破折号——；省略号……；ASCII -- ---；数学 ± × ÷ ≠ ≤ ≥ ∑ ∫ √ ∞；希腊 α β γ Ω；货币 ¥ $ € £；箭头 → ← ↔；勾选 ✓ ✗；Emoji 😀 🚀 📦。</w:t>
      </w:r>
    </w:p>
    <w:p>
      <w:r>
        <w:t>CASE-SPACE-001 空白处理：A    B（四个空格）；A</w:t>
        <w:tab/>
        <w:t>B（真实制表符如下）</w:t>
      </w:r>
      <w:r>
        <w:tab/>
        <w:t>TAB-END</w:t>
      </w:r>
    </w:p>
    <w:p>
      <w:r>
        <w:t>CASE-BREAK-001 同一段中的手动换行：第一行</w:t>
      </w:r>
      <w:r>
        <w:br/>
      </w:r>
      <w:r>
        <w:t>第二行（同一段落）</w:t>
      </w:r>
    </w:p>
    <w:p>
      <w:pPr>
        <w:pStyle w:val="Quote"/>
      </w:pPr>
      <w:r>
        <w:t>CASE-QUOTE-001 这是一段 Quote 样式文本，用于观察是否转换为块引用。</w:t>
      </w:r>
    </w:p>
    <w:p>
      <w:pPr>
        <w:pStyle w:val="StressCustomParagraph"/>
      </w:pPr>
      <w:r>
        <w:t>CASE-CUSTOM-001 这是自定义段落样式 StressCustomParagraph。若启用 docx+styles，应观察是否出现 custom-style 标记。</w:t>
      </w:r>
    </w:p>
    <w:p>
      <w:r>
        <w:rPr>
          <w:rFonts w:ascii="Consolas" w:hAnsi="Consolas" w:eastAsia="Consolas"/>
        </w:rPr>
        <w:t>CASE-CODE-001 print("hello markdown")</w:t>
        <w:br/>
        <w:t>第二行：a = 1 + 2</w:t>
      </w:r>
    </w:p>
    <w:p>
      <w:pPr>
        <w:pStyle w:val="Heading1"/>
      </w:pPr>
      <w:r>
        <w:t>CASE-LINK-001 超链接与裸 URL</w:t>
      </w:r>
    </w:p>
    <w:p>
      <w:r>
        <w:t>外部超链接：</w:t>
      </w:r>
      <w:hyperlink r:id="rId11">
        <w:r>
          <w:rPr>
            <w:color w:val="0563C1"/>
            <w:u w:val="single"/>
          </w:rPr>
          <w:t>OpenAI</w:t>
        </w:r>
      </w:hyperlink>
      <w:r>
        <w:t>；裸 URL：https://example.com/path?q=docx#anchor；邮箱：test@example.com。</w:t>
      </w:r>
    </w:p>
    <w:p>
      <w:pPr>
        <w:pStyle w:val="Heading1"/>
      </w:pPr>
      <w:r>
        <w:t>CASE-LIST-001 列表与嵌套层级</w:t>
      </w:r>
    </w:p>
    <w:p>
      <w:pPr>
        <w:pStyle w:val="ListBullet"/>
      </w:pPr>
      <w:r>
        <w:t>CASE-LIST-B1 一级项目符号 A</w:t>
      </w:r>
    </w:p>
    <w:p>
      <w:pPr>
        <w:pStyle w:val="ListBullet"/>
      </w:pPr>
      <w:r>
        <w:t>CASE-LIST-B2 一级项目符号 B</w:t>
      </w:r>
    </w:p>
    <w:p>
      <w:pPr>
        <w:pStyle w:val="ListBullet2"/>
      </w:pPr>
      <w:r>
        <w:t>CASE-LIST-B2-1 二级项目符号 B.1</w:t>
      </w:r>
    </w:p>
    <w:p>
      <w:pPr>
        <w:pStyle w:val="ListBullet2"/>
      </w:pPr>
      <w:r>
        <w:t>CASE-LIST-B2-2 二级项目符号 B.2</w:t>
      </w:r>
    </w:p>
    <w:p>
      <w:pPr>
        <w:pStyle w:val="ListBullet3"/>
      </w:pPr>
      <w:r>
        <w:t>CASE-LIST-B2-2-1 三级项目符号 B.2.1</w:t>
      </w:r>
    </w:p>
    <w:p>
      <w:pPr>
        <w:pStyle w:val="ListNumber"/>
      </w:pPr>
      <w:r>
        <w:t>CASE-LIST-N1 自动编号第一项</w:t>
      </w:r>
    </w:p>
    <w:p>
      <w:pPr>
        <w:pStyle w:val="ListNumber"/>
      </w:pPr>
      <w:r>
        <w:t>CASE-LIST-N2 自动编号第二项</w:t>
      </w:r>
    </w:p>
    <w:p>
      <w:pPr>
        <w:pStyle w:val="ListNumber2"/>
      </w:pPr>
      <w:r>
        <w:t>CASE-LIST-N2-1 二级自动编号</w:t>
      </w:r>
    </w:p>
    <w:p>
      <w:pPr>
        <w:pStyle w:val="ListNumber3"/>
      </w:pPr>
      <w:r>
        <w:t>CASE-LIST-N2-1-1 三级自动编号</w:t>
      </w:r>
    </w:p>
    <w:p>
      <w:r>
        <w:t>CASE-LIST-LITERAL-001 1. 这行看起来像编号，但只是普通正文中的字面文本。</w:t>
      </w:r>
    </w:p>
    <w:p>
      <w:r>
        <w:t>CASE-LIST-LITERAL-002 2) 这也是普通正文，不是 Word 自动编号。</w:t>
      </w:r>
    </w:p>
    <w:p>
      <w:pPr>
        <w:pStyle w:val="Heading1"/>
      </w:pPr>
      <w:r>
        <w:t>CASE-TBL-001 表格结构</w:t>
      </w:r>
    </w:p>
    <w:p>
      <w:r>
        <w:t>表1 规则表格：应尽量转换成 Markdown pipe table。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t>编号</w:t>
            </w:r>
          </w:p>
        </w:tc>
        <w:tc>
          <w:tcPr>
            <w:tcW w:type="dxa" w:w="2323"/>
            <w:shd w:fill="D9EAF7"/>
          </w:tcPr>
          <w:p>
            <w:r>
              <w:t>名称</w:t>
            </w:r>
          </w:p>
        </w:tc>
        <w:tc>
          <w:tcPr>
            <w:tcW w:type="dxa" w:w="2323"/>
            <w:shd w:fill="D9EAF7"/>
          </w:tcPr>
          <w:p>
            <w:r>
              <w:t>数量</w:t>
            </w:r>
          </w:p>
        </w:tc>
        <w:tc>
          <w:tcPr>
            <w:tcW w:type="dxa" w:w="2323"/>
            <w:shd w:fill="D9EAF7"/>
          </w:tcPr>
          <w:p>
            <w:r>
              <w:t>说明</w:t>
            </w:r>
          </w:p>
        </w:tc>
      </w:tr>
      <w:tr>
        <w:tc>
          <w:tcPr>
            <w:tcW w:type="dxa" w:w="2323"/>
          </w:tcPr>
          <w:p>
            <w:r>
              <w:t>T1</w:t>
            </w:r>
          </w:p>
        </w:tc>
        <w:tc>
          <w:tcPr>
            <w:tcW w:type="dxa" w:w="2323"/>
          </w:tcPr>
          <w:p>
            <w:r>
              <w:t>普通行</w:t>
            </w:r>
          </w:p>
        </w:tc>
        <w:tc>
          <w:tcPr>
            <w:tcW w:type="dxa" w:w="2323"/>
          </w:tcPr>
          <w:p>
            <w:r>
              <w:t>10</w:t>
            </w:r>
          </w:p>
        </w:tc>
        <w:tc>
          <w:tcPr>
            <w:tcW w:type="dxa" w:w="2323"/>
          </w:tcPr>
          <w:p>
            <w:r>
              <w:t>单行文本</w:t>
            </w:r>
          </w:p>
        </w:tc>
      </w:tr>
      <w:tr>
        <w:tc>
          <w:tcPr>
            <w:tcW w:type="dxa" w:w="2323"/>
          </w:tcPr>
          <w:p>
            <w:r>
              <w:t>T2</w:t>
            </w:r>
          </w:p>
        </w:tc>
        <w:tc>
          <w:tcPr>
            <w:tcW w:type="dxa" w:w="2323"/>
          </w:tcPr>
          <w:p>
            <w:r>
              <w:t>含 Markdown 符号</w:t>
            </w:r>
          </w:p>
        </w:tc>
        <w:tc>
          <w:tcPr>
            <w:tcW w:type="dxa" w:w="2323"/>
          </w:tcPr>
          <w:p>
            <w:r>
              <w:t>20</w:t>
            </w:r>
          </w:p>
        </w:tc>
        <w:tc>
          <w:tcPr>
            <w:tcW w:type="dxa" w:w="2323"/>
          </w:tcPr>
          <w:p>
            <w:r>
              <w:t>竖线 | 星号 * 下划线 _</w:t>
            </w:r>
          </w:p>
        </w:tc>
      </w:tr>
      <w:tr>
        <w:tc>
          <w:tcPr>
            <w:tcW w:type="dxa" w:w="2323"/>
          </w:tcPr>
          <w:p>
            <w:r>
              <w:t>T3</w:t>
            </w:r>
          </w:p>
        </w:tc>
        <w:tc>
          <w:tcPr>
            <w:tcW w:type="dxa" w:w="2323"/>
          </w:tcPr>
          <w:p>
            <w:r>
              <w:t>多行单元格</w:t>
            </w:r>
          </w:p>
        </w:tc>
        <w:tc>
          <w:tcPr>
            <w:tcW w:type="dxa" w:w="2323"/>
          </w:tcPr>
          <w:p>
            <w:r>
              <w:t>30</w:t>
            </w:r>
          </w:p>
        </w:tc>
        <w:tc>
          <w:tcPr>
            <w:tcW w:type="dxa" w:w="2323"/>
          </w:tcPr>
          <w:p>
            <w:r>
              <w:t>第一行</w:t>
              <w:br/>
              <w:t>第二行</w:t>
              <w:br/>
              <w:t>第三行</w:t>
            </w:r>
          </w:p>
        </w:tc>
      </w:tr>
    </w:tbl>
    <w:p>
      <w:r>
        <w:t>表2 合并单元格：重点观察 Markdown 是否降级为 HTML table 或丢失结构。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r>
              <w:t>A</w:t>
            </w:r>
          </w:p>
        </w:tc>
        <w:tc>
          <w:tcPr>
            <w:tcW w:type="dxa" w:w="2323"/>
          </w:tcPr>
          <w:p>
            <w:r>
              <w:t>B</w:t>
            </w:r>
          </w:p>
        </w:tc>
        <w:tc>
          <w:tcPr>
            <w:tcW w:type="dxa" w:w="2323"/>
          </w:tcPr>
          <w:p>
            <w:r>
              <w:t>C</w:t>
            </w:r>
          </w:p>
        </w:tc>
        <w:tc>
          <w:tcPr>
            <w:tcW w:type="dxa" w:w="2323"/>
          </w:tcPr>
          <w:p>
            <w:r>
              <w:t>D</w:t>
            </w:r>
          </w:p>
        </w:tc>
      </w:tr>
      <w:tr>
        <w:tc>
          <w:tcPr>
            <w:tcW w:type="dxa" w:w="4646"/>
            <w:gridSpan w:val="2"/>
          </w:tcPr>
          <w:p>
            <w:r>
              <w:t>CASE-TBL-MERGE-H 水平合并 A+B</w:t>
            </w:r>
          </w:p>
        </w:tc>
        <w:tc>
          <w:tcPr>
            <w:tcW w:type="dxa" w:w="2323"/>
          </w:tcPr>
          <w:p>
            <w:r>
              <w:t>C1</w:t>
            </w:r>
          </w:p>
        </w:tc>
        <w:tc>
          <w:tcPr>
            <w:tcW w:type="dxa" w:w="2323"/>
          </w:tcPr>
          <w:p>
            <w:r>
              <w:t>D1</w:t>
            </w:r>
          </w:p>
        </w:tc>
      </w:tr>
      <w:tr>
        <w:tc>
          <w:tcPr>
            <w:tcW w:type="dxa" w:w="2323"/>
            <w:vMerge w:val="restart"/>
          </w:tcPr>
          <w:p>
            <w:r>
              <w:t>CASE-TBL-MERGE-V</w:t>
              <w:br/>
              <w:t>纵向合并两行</w:t>
            </w:r>
          </w:p>
        </w:tc>
        <w:tc>
          <w:tcPr>
            <w:tcW w:type="dxa" w:w="2323"/>
          </w:tcPr>
          <w:p>
            <w:r>
              <w:t>B2</w:t>
            </w:r>
          </w:p>
        </w:tc>
        <w:tc>
          <w:tcPr>
            <w:tcW w:type="dxa" w:w="2323"/>
          </w:tcPr>
          <w:p>
            <w:r>
              <w:t>C2</w:t>
            </w:r>
          </w:p>
        </w:tc>
        <w:tc>
          <w:tcPr>
            <w:tcW w:type="dxa" w:w="2323"/>
          </w:tcPr>
          <w:p>
            <w:r>
              <w:t>D2</w:t>
            </w:r>
          </w:p>
        </w:tc>
      </w:tr>
      <w:tr>
        <w:tc>
          <w:tcPr>
            <w:tcW w:type="dxa" w:w="2323"/>
            <w:vMerge/>
          </w:tcPr>
          <w:p/>
        </w:tc>
        <w:tc>
          <w:tcPr>
            <w:tcW w:type="dxa" w:w="2323"/>
          </w:tcPr>
          <w:p>
            <w:r>
              <w:t>B3</w:t>
            </w:r>
          </w:p>
        </w:tc>
        <w:tc>
          <w:tcPr>
            <w:tcW w:type="dxa" w:w="2323"/>
          </w:tcPr>
          <w:p>
            <w:r>
              <w:t>C3</w:t>
            </w:r>
          </w:p>
        </w:tc>
        <w:tc>
          <w:tcPr>
            <w:tcW w:type="dxa" w:w="2323"/>
          </w:tcPr>
          <w:p>
            <w:r>
              <w:t>D3</w:t>
            </w:r>
          </w:p>
        </w:tc>
      </w:tr>
      <w:tr>
        <w:tc>
          <w:tcPr>
            <w:tcW w:type="dxa" w:w="2323"/>
          </w:tcPr>
          <w:p>
            <w:r>
              <w:t>A4</w:t>
            </w:r>
          </w:p>
        </w:tc>
        <w:tc>
          <w:tcPr>
            <w:tcW w:type="dxa" w:w="2323"/>
          </w:tcPr>
          <w:p>
            <w:r>
              <w:t>CASE-TBL-NESTED 嵌套表：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161"/>
              <w:gridCol w:w="1161"/>
            </w:tblGrid>
            <w:tr>
              <w:tc>
                <w:tcPr>
                  <w:tcW w:type="dxa" w:w="1161"/>
                </w:tcPr>
                <w:p>
                  <w:r>
                    <w:t>N1</w:t>
                  </w:r>
                </w:p>
              </w:tc>
              <w:tc>
                <w:tcPr>
                  <w:tcW w:type="dxa" w:w="1161"/>
                </w:tcPr>
                <w:p>
                  <w:r>
                    <w:t>N2</w:t>
                  </w:r>
                </w:p>
              </w:tc>
            </w:tr>
            <w:tr>
              <w:tc>
                <w:tcPr>
                  <w:tcW w:type="dxa" w:w="1161"/>
                </w:tcPr>
                <w:p>
                  <w:r>
                    <w:t>N3</w:t>
                  </w:r>
                </w:p>
              </w:tc>
              <w:tc>
                <w:tcPr>
                  <w:tcW w:type="dxa" w:w="1161"/>
                </w:tcPr>
                <w:p>
                  <w:r>
                    <w:t>N4</w:t>
                  </w:r>
                </w:p>
              </w:tc>
            </w:tr>
          </w:tbl>
          <w:p/>
        </w:tc>
        <w:tc>
          <w:tcPr>
            <w:tcW w:type="dxa" w:w="2323"/>
          </w:tcPr>
          <w:p>
            <w:r>
              <w:t>C4</w:t>
            </w:r>
          </w:p>
        </w:tc>
        <w:tc>
          <w:tcPr>
            <w:tcW w:type="dxa" w:w="2323"/>
          </w:tcPr>
          <w:p>
            <w:r>
              <w:t>CASE-TBL-BLANK 空单元格在 B4</w:t>
            </w:r>
          </w:p>
        </w:tc>
      </w:tr>
    </w:tbl>
    <w:p>
      <w:pPr>
        <w:pStyle w:val="Heading1"/>
      </w:pPr>
      <w:r>
        <w:t>CASE-IMG-001 图片与图题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test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CASE-IMG-CAPTION-001 文档转换处理流程示意图</w:t>
      </w:r>
    </w:p>
    <w:p>
      <w:r>
        <w:t xml:space="preserve">CASE-IMG-INLINE-001 行内图片前 → </w:t>
      </w:r>
      <w:r>
        <w:drawing>
          <wp:inline xmlns:a="http://schemas.openxmlformats.org/drawingml/2006/main" xmlns:pic="http://schemas.openxmlformats.org/drawingml/2006/picture">
            <wp:extent cx="1005840" cy="502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test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50292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← 行内图片后。</w:t>
      </w:r>
    </w:p>
    <w:p>
      <w:pPr>
        <w:pStyle w:val="Heading1"/>
      </w:pPr>
      <w:r>
        <w:t>CASE-NOTE-001 脚注与尾注</w:t>
      </w:r>
    </w:p>
    <w:p>
      <w:r>
        <w:t>CASE-FN-001 这一句后面包含真实脚注引用 ，脚注内容应在 Markdown 中转为脚注或等价结构。</w:t>
      </w:r>
      <w:r>
        <w:rPr>
          <w:rStyle w:val="FootnoteReference"/>
        </w:rPr>
        <w:footnoteReference w:id="1"/>
      </w:r>
    </w:p>
    <w:p>
      <w:r>
        <w:t>CASE-EN-001 这一句后面包含真实尾注引用 ，尾注内容应被保留或明确降级。</w:t>
      </w:r>
      <w:r>
        <w:rPr>
          <w:rStyle w:val="EndnoteReference"/>
        </w:rPr>
        <w:endnoteReference w:id="1"/>
      </w:r>
    </w:p>
    <w:p>
      <w:r>
        <w:t>CASE-PAGEBREAK-001 这段之后插入显式分页符。</w:t>
      </w:r>
      <w:r>
        <w:br w:type="page"/>
      </w:r>
    </w:p>
    <w:p>
      <w:r>
        <w:t>CASE-PAGEBREAK-002 这是分页后的第一段。Markdown 通常可以忽略分页，但内容顺序不能变化。</w:t>
      </w:r>
    </w:p>
    <w:p>
      <w:pPr>
        <w:sectPr>
          <w:headerReference w:type="default" r:id="rId9"/>
          <w:footerReference w:type="default" r:id="rId10"/>
          <w:pgSz w:w="12240" w:h="15840"/>
          <w:pgMar w:top="1417" w:right="1474" w:bottom="1417" w:left="1474" w:header="720" w:footer="720" w:gutter="0"/>
          <w:cols w:space="720"/>
          <w:docGrid w:linePitch="360"/>
        </w:sectPr>
      </w:pPr>
    </w:p>
    <w:p>
      <w:pPr>
        <w:pStyle w:val="Heading1"/>
      </w:pPr>
      <w:r>
        <w:t>CASE-SECTION-001 横向分节与宽表</w:t>
      </w:r>
    </w:p>
    <w:p>
      <w:r>
        <w:t>本节为横向页面。Markdown 不保留页面方向也可以，但必须保持内容和表格次序。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1725"/>
          </w:tcPr>
          <w:p>
            <w:r>
              <w:t>列1</w:t>
            </w:r>
          </w:p>
        </w:tc>
        <w:tc>
          <w:tcPr>
            <w:tcW w:type="dxa" w:w="1725"/>
          </w:tcPr>
          <w:p>
            <w:r>
              <w:t>列2</w:t>
            </w:r>
          </w:p>
        </w:tc>
        <w:tc>
          <w:tcPr>
            <w:tcW w:type="dxa" w:w="1725"/>
          </w:tcPr>
          <w:p>
            <w:r>
              <w:t>列3</w:t>
            </w:r>
          </w:p>
        </w:tc>
        <w:tc>
          <w:tcPr>
            <w:tcW w:type="dxa" w:w="1725"/>
          </w:tcPr>
          <w:p>
            <w:r>
              <w:t>列4</w:t>
            </w:r>
          </w:p>
        </w:tc>
        <w:tc>
          <w:tcPr>
            <w:tcW w:type="dxa" w:w="1725"/>
          </w:tcPr>
          <w:p>
            <w:r>
              <w:t>列5</w:t>
            </w:r>
          </w:p>
        </w:tc>
        <w:tc>
          <w:tcPr>
            <w:tcW w:type="dxa" w:w="1725"/>
          </w:tcPr>
          <w:p>
            <w:r>
              <w:t>列6</w:t>
            </w:r>
          </w:p>
        </w:tc>
        <w:tc>
          <w:tcPr>
            <w:tcW w:type="dxa" w:w="1725"/>
          </w:tcPr>
          <w:p>
            <w:r>
              <w:t>列7</w:t>
            </w:r>
          </w:p>
        </w:tc>
        <w:tc>
          <w:tcPr>
            <w:tcW w:type="dxa" w:w="1725"/>
          </w:tcPr>
          <w:p>
            <w:r>
              <w:t>列8</w:t>
            </w:r>
          </w:p>
        </w:tc>
      </w:tr>
      <w:tr>
        <w:tc>
          <w:tcPr>
            <w:tcW w:type="dxa" w:w="1725"/>
          </w:tcPr>
          <w:p>
            <w:r>
              <w:t>CASE-WIDE-R1C1</w:t>
            </w:r>
          </w:p>
        </w:tc>
        <w:tc>
          <w:tcPr>
            <w:tcW w:type="dxa" w:w="1725"/>
          </w:tcPr>
          <w:p>
            <w:r>
              <w:t>CASE-WIDE-R1C2</w:t>
            </w:r>
          </w:p>
        </w:tc>
        <w:tc>
          <w:tcPr>
            <w:tcW w:type="dxa" w:w="1725"/>
          </w:tcPr>
          <w:p>
            <w:r>
              <w:t>CASE-WIDE-R1C3</w:t>
            </w:r>
          </w:p>
        </w:tc>
        <w:tc>
          <w:tcPr>
            <w:tcW w:type="dxa" w:w="1725"/>
          </w:tcPr>
          <w:p>
            <w:r>
              <w:t>CASE-WIDE-R1C4</w:t>
            </w:r>
          </w:p>
        </w:tc>
        <w:tc>
          <w:tcPr>
            <w:tcW w:type="dxa" w:w="1725"/>
          </w:tcPr>
          <w:p>
            <w:r>
              <w:t>CASE-WIDE-R1C5</w:t>
            </w:r>
          </w:p>
        </w:tc>
        <w:tc>
          <w:tcPr>
            <w:tcW w:type="dxa" w:w="1725"/>
          </w:tcPr>
          <w:p>
            <w:r>
              <w:t>CASE-WIDE-R1C6</w:t>
            </w:r>
          </w:p>
        </w:tc>
        <w:tc>
          <w:tcPr>
            <w:tcW w:type="dxa" w:w="1725"/>
          </w:tcPr>
          <w:p>
            <w:r>
              <w:t>CASE-WIDE-R1C7</w:t>
            </w:r>
          </w:p>
        </w:tc>
        <w:tc>
          <w:tcPr>
            <w:tcW w:type="dxa" w:w="1725"/>
          </w:tcPr>
          <w:p>
            <w:r>
              <w:t>CASE-WIDE-R1C8</w:t>
            </w:r>
          </w:p>
        </w:tc>
      </w:tr>
      <w:tr>
        <w:tc>
          <w:tcPr>
            <w:tcW w:type="dxa" w:w="1725"/>
          </w:tcPr>
          <w:p>
            <w:r>
              <w:t>CASE-WIDE-R2C1</w:t>
            </w:r>
          </w:p>
        </w:tc>
        <w:tc>
          <w:tcPr>
            <w:tcW w:type="dxa" w:w="1725"/>
          </w:tcPr>
          <w:p>
            <w:r>
              <w:t>CASE-WIDE-R2C2</w:t>
            </w:r>
          </w:p>
        </w:tc>
        <w:tc>
          <w:tcPr>
            <w:tcW w:type="dxa" w:w="1725"/>
          </w:tcPr>
          <w:p>
            <w:r>
              <w:t>CASE-WIDE-R2C3</w:t>
            </w:r>
          </w:p>
        </w:tc>
        <w:tc>
          <w:tcPr>
            <w:tcW w:type="dxa" w:w="1725"/>
          </w:tcPr>
          <w:p>
            <w:r>
              <w:t>CASE-WIDE-R2C4</w:t>
            </w:r>
          </w:p>
        </w:tc>
        <w:tc>
          <w:tcPr>
            <w:tcW w:type="dxa" w:w="1725"/>
          </w:tcPr>
          <w:p>
            <w:r>
              <w:t>CASE-WIDE-R2C5</w:t>
            </w:r>
          </w:p>
        </w:tc>
        <w:tc>
          <w:tcPr>
            <w:tcW w:type="dxa" w:w="1725"/>
          </w:tcPr>
          <w:p>
            <w:r>
              <w:t>CASE-WIDE-R2C6</w:t>
            </w:r>
          </w:p>
        </w:tc>
        <w:tc>
          <w:tcPr>
            <w:tcW w:type="dxa" w:w="1725"/>
          </w:tcPr>
          <w:p>
            <w:r>
              <w:t>CASE-WIDE-R2C7</w:t>
            </w:r>
          </w:p>
        </w:tc>
        <w:tc>
          <w:tcPr>
            <w:tcW w:type="dxa" w:w="1725"/>
          </w:tcPr>
          <w:p>
            <w:r>
              <w:t>CASE-WIDE-R2C8</w:t>
            </w:r>
          </w:p>
        </w:tc>
      </w:tr>
      <w:tr>
        <w:tc>
          <w:tcPr>
            <w:tcW w:type="dxa" w:w="1725"/>
          </w:tcPr>
          <w:p>
            <w:r>
              <w:t>CASE-WIDE-R3C1</w:t>
            </w:r>
          </w:p>
        </w:tc>
        <w:tc>
          <w:tcPr>
            <w:tcW w:type="dxa" w:w="1725"/>
          </w:tcPr>
          <w:p>
            <w:r>
              <w:t>CASE-WIDE-R3C2</w:t>
            </w:r>
          </w:p>
        </w:tc>
        <w:tc>
          <w:tcPr>
            <w:tcW w:type="dxa" w:w="1725"/>
          </w:tcPr>
          <w:p>
            <w:r>
              <w:t>CASE-WIDE-R3C3</w:t>
            </w:r>
          </w:p>
        </w:tc>
        <w:tc>
          <w:tcPr>
            <w:tcW w:type="dxa" w:w="1725"/>
          </w:tcPr>
          <w:p>
            <w:r>
              <w:t>CASE-WIDE-R3C4</w:t>
            </w:r>
          </w:p>
        </w:tc>
        <w:tc>
          <w:tcPr>
            <w:tcW w:type="dxa" w:w="1725"/>
          </w:tcPr>
          <w:p>
            <w:r>
              <w:t>CASE-WIDE-R3C5</w:t>
            </w:r>
          </w:p>
        </w:tc>
        <w:tc>
          <w:tcPr>
            <w:tcW w:type="dxa" w:w="1725"/>
          </w:tcPr>
          <w:p>
            <w:r>
              <w:t>CASE-WIDE-R3C6</w:t>
            </w:r>
          </w:p>
        </w:tc>
        <w:tc>
          <w:tcPr>
            <w:tcW w:type="dxa" w:w="1725"/>
          </w:tcPr>
          <w:p>
            <w:r>
              <w:t>CASE-WIDE-R3C7</w:t>
            </w:r>
          </w:p>
        </w:tc>
        <w:tc>
          <w:tcPr>
            <w:tcW w:type="dxa" w:w="1725"/>
          </w:tcPr>
          <w:p>
            <w:r>
              <w:t>CASE-WIDE-R3C8</w:t>
            </w:r>
          </w:p>
        </w:tc>
      </w:tr>
      <w:tr>
        <w:tc>
          <w:tcPr>
            <w:tcW w:type="dxa" w:w="1725"/>
          </w:tcPr>
          <w:p>
            <w:r>
              <w:t>CASE-WIDE-R4C1</w:t>
            </w:r>
          </w:p>
        </w:tc>
        <w:tc>
          <w:tcPr>
            <w:tcW w:type="dxa" w:w="1725"/>
          </w:tcPr>
          <w:p>
            <w:r>
              <w:t>CASE-WIDE-R4C2</w:t>
            </w:r>
          </w:p>
        </w:tc>
        <w:tc>
          <w:tcPr>
            <w:tcW w:type="dxa" w:w="1725"/>
          </w:tcPr>
          <w:p>
            <w:r>
              <w:t>CASE-WIDE-R4C3</w:t>
            </w:r>
          </w:p>
        </w:tc>
        <w:tc>
          <w:tcPr>
            <w:tcW w:type="dxa" w:w="1725"/>
          </w:tcPr>
          <w:p>
            <w:r>
              <w:t>CASE-WIDE-R4C4</w:t>
            </w:r>
          </w:p>
        </w:tc>
        <w:tc>
          <w:tcPr>
            <w:tcW w:type="dxa" w:w="1725"/>
          </w:tcPr>
          <w:p>
            <w:r>
              <w:t>CASE-WIDE-R4C5</w:t>
            </w:r>
          </w:p>
        </w:tc>
        <w:tc>
          <w:tcPr>
            <w:tcW w:type="dxa" w:w="1725"/>
          </w:tcPr>
          <w:p>
            <w:r>
              <w:t>CASE-WIDE-R4C6</w:t>
            </w:r>
          </w:p>
        </w:tc>
        <w:tc>
          <w:tcPr>
            <w:tcW w:type="dxa" w:w="1725"/>
          </w:tcPr>
          <w:p>
            <w:r>
              <w:t>CASE-WIDE-R4C7</w:t>
            </w:r>
          </w:p>
        </w:tc>
        <w:tc>
          <w:tcPr>
            <w:tcW w:type="dxa" w:w="1725"/>
          </w:tcPr>
          <w:p>
            <w:r>
              <w:t>CASE-WIDE-R4C8</w:t>
            </w:r>
          </w:p>
        </w:tc>
      </w:tr>
    </w:tbl>
    <w:p>
      <w:pPr>
        <w:sectPr>
          <w:pgSz w:w="15840" w:h="12240" w:orient="landscape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CASE-REV-001 修订内容</w:t>
      </w:r>
    </w:p>
    <w:p>
      <w:r>
        <w:t>CASE-REV-001 原始值：</w:t>
      </w:r>
      <w:del w:id="2" w:author="Stress Tester" w:date="2026-09-21T08:12:03Z">
        <w:r>
          <w:delText>旧版本内容</w:delText>
        </w:r>
      </w:del>
      <w:ins w:id="3" w:author="Stress Tester" w:date="2026-09-21T08:12:03Z">
        <w:r>
          <w:t>新版本内容</w:t>
        </w:r>
      </w:ins>
      <w:r>
        <w:t>。此处稍后将通过 OOXML 写入真实修订，将“旧版本内容”替换为“新版本内容”。</w:t>
      </w:r>
    </w:p>
    <w:p>
      <w:pPr>
        <w:pStyle w:val="Heading1"/>
      </w:pPr>
      <w:r>
        <w:t>CASE-ORDER-001 混合对象顺序</w:t>
      </w:r>
    </w:p>
    <w:p>
      <w:r>
        <w:t>ORDER-1 段落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r>
              <w:t>ORDER-2-A</w:t>
            </w:r>
          </w:p>
        </w:tc>
        <w:tc>
          <w:tcPr>
            <w:tcW w:type="dxa" w:w="4479"/>
          </w:tcPr>
          <w:p>
            <w:r>
              <w:t>ORDER-2-B</w:t>
            </w:r>
          </w:p>
        </w:tc>
      </w:tr>
      <w:tr>
        <w:tc>
          <w:tcPr>
            <w:tcW w:type="dxa" w:w="4479"/>
          </w:tcPr>
          <w:p>
            <w:r>
              <w:t>ORDER-2-C</w:t>
            </w:r>
          </w:p>
        </w:tc>
        <w:tc>
          <w:tcPr>
            <w:tcW w:type="dxa" w:w="4479"/>
          </w:tcPr>
          <w:p>
            <w:r>
              <w:t>ORDER-2-D</w:t>
            </w:r>
          </w:p>
        </w:tc>
      </w:tr>
    </w:tbl>
    <w:p>
      <w:r>
        <w:t>ORDER-3 表格后的段落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test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ORDER-5 图片后的段落。检查最终 Markdown 是否维持 ORDER-1 → ORDER-2 → ORDER-3 → 图片 → ORDER-5。</w:t>
      </w:r>
    </w:p>
    <w:p>
      <w:pPr>
        <w:pStyle w:val="Heading1"/>
      </w:pPr>
      <w:r>
        <w:t>转换验收索引</w:t>
      </w:r>
    </w:p>
    <w:p>
      <w:pPr>
        <w:pStyle w:val="ListBullet"/>
      </w:pPr>
      <w:r>
        <w:t>CASE-H*: Heading 1–6 层级是否正确，正文是否紧随对应标题。</w:t>
      </w:r>
    </w:p>
    <w:p>
      <w:pPr>
        <w:pStyle w:val="ListBullet"/>
      </w:pPr>
      <w:r>
        <w:t>CASE-MANUAL*: 普通正文中的中文编号标题是否按原文本保留；若项目有二次结构识别，再单独检查是否升格。</w:t>
      </w:r>
    </w:p>
    <w:p>
      <w:pPr>
        <w:pStyle w:val="ListBullet"/>
      </w:pPr>
      <w:r>
        <w:t>CASE-RUN*: 粗体、斜体等可表达格式是否保留；颜色、下划线、删除线等允许合理降级，但文字不能丢失。</w:t>
      </w:r>
    </w:p>
    <w:p>
      <w:pPr>
        <w:pStyle w:val="ListBullet"/>
      </w:pPr>
      <w:r>
        <w:t>CASE-LINK*: 超链接锚文本与 URL 是否保留。</w:t>
      </w:r>
    </w:p>
    <w:p>
      <w:pPr>
        <w:pStyle w:val="ListBullet"/>
      </w:pPr>
      <w:r>
        <w:t>CASE-LIST*: 自动列表层级是否正常；字面编号不能被错误合并或漏掉。</w:t>
      </w:r>
    </w:p>
    <w:p>
      <w:pPr>
        <w:pStyle w:val="ListBullet"/>
      </w:pPr>
      <w:r>
        <w:t>CASE-TBL*: 普通表格、合并单元格、嵌套表格分别观察是转为 pipe table、HTML 还是发生信息丢失。</w:t>
      </w:r>
    </w:p>
    <w:p>
      <w:pPr>
        <w:pStyle w:val="ListBullet"/>
      </w:pPr>
      <w:r>
        <w:t>CASE-IMG*: 块级图片与行内图片是否提取，路径是否指向当前 job 独立 assets。</w:t>
      </w:r>
    </w:p>
    <w:p>
      <w:pPr>
        <w:pStyle w:val="ListBullet"/>
      </w:pPr>
      <w:r>
        <w:t>CASE-FN/EN*: 脚注和尾注是否有可追踪的 Markdown 表达。</w:t>
      </w:r>
    </w:p>
    <w:p>
      <w:pPr>
        <w:pStyle w:val="ListBullet"/>
      </w:pPr>
      <w:r>
        <w:t>CASE-PAGEBREAK/SECTION*: 分页、分节、横向页面即使被忽略，也不能改变内容顺序。</w:t>
      </w:r>
    </w:p>
    <w:p>
      <w:pPr>
        <w:pStyle w:val="ListBullet"/>
      </w:pPr>
      <w:r>
        <w:t>CASE-REV*: 修订模式下应记录转换器对插入/删除内容的处理结果。</w:t>
      </w:r>
    </w:p>
    <w:p>
      <w:pPr>
        <w:pStyle w:val="ListBullet"/>
      </w:pPr>
      <w:r>
        <w:t>CASE-ORDER*: 混合段落、表格、图片的文档顺序是否保持。</w:t>
      </w:r>
    </w:p>
    <w:p>
      <w:pPr>
        <w:pStyle w:val="ListBullet"/>
      </w:pPr>
      <w:r>
        <w:t>Header/Footer：正文 Markdown 中是否被意外混入页眉页脚内容。</w:t>
      </w:r>
    </w:p>
    <w:p>
      <w:r>
        <w:t>END-OF-STRESS-DOCUMENT｜若 Markdown 中找不到此锚点，说明尾部内容发生丢失。</w:t>
      </w:r>
    </w:p>
    <w:sectPr w:rsidR="00FC693F" w:rsidRPr="0006063C" w:rsidSect="00034616"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id="-1">
    <w:p>
      <w:r>
        <w:separator/>
      </w:r>
    </w:p>
  </w:endnote>
  <w:endnote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CASE-EN-TEXT-001：这是一个真实 Word 尾注，用于测试 DOCX Reader 是否保留尾注。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id="-1">
    <w:p>
      <w:r>
        <w:separator/>
      </w:r>
    </w:p>
  </w:footnote>
  <w:footnote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CASE-FN-TEXT-001：这是一个真实 Word 脚注，包含中文、数字 123 和 URL https://example.com/fn。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DOCX → Markdown 压力测试文档｜Header 应通常被忽略或单独处理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essCustomParagraph">
    <w:name w:val="StressCustomParagraph"/>
    <w:pPr>
      <w:ind w:left="454"/>
    </w:pPr>
    <w:rPr>
      <w:rFonts w:ascii="仿宋" w:hAnsi="仿宋" w:eastAsia="仿宋"/>
      <w:sz w:val="22"/>
    </w:rPr>
  </w:style>
  <w:style w:type="character" w:customStyle="1" w:styleId="StressInline">
    <w:name w:val="StressInline"/>
    <w:rPr>
      <w:rFonts w:ascii="微软雅黑" w:hAnsi="微软雅黑" w:eastAsia="微软雅黑"/>
      <w:b/>
      <w:color w:val="800080"/>
    </w:rPr>
  </w:style>
  <w:style w:type="paragraph" w:styleId="FootnoteText">
    <w:name w:val="footnote text"/>
    <w:basedOn w:val="Normal"/>
    <w:qFormat/>
  </w:style>
  <w:style w:type="paragraph" w:styleId="EndnoteText">
    <w:name w:val="endnote text"/>
    <w:basedOn w:val="Normal"/>
    <w:qFormat/>
  </w:style>
  <w:style w:type="character" w:styleId="FootnoteReference">
    <w:name w:val="footnote reference"/>
  </w:style>
  <w:style w:type="character" w:styleId="EndnoteReference">
    <w:name w:val="endnote referenc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openai.com/" TargetMode="External"/><Relationship Id="rId12" Type="http://schemas.openxmlformats.org/officeDocument/2006/relationships/image" Target="media/image1.png"/><Relationship Id="rId13" Type="http://schemas.openxmlformats.org/officeDocument/2006/relationships/footnotes" Target="footnotes.xml"/><Relationship Id="rId14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